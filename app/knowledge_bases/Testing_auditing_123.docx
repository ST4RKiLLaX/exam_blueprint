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9F8C9" w14:textId="28977F30" w:rsidR="00E8487C" w:rsidRDefault="007B27F1">
      <w:pPr>
        <w:rPr>
          <w:ins w:id="0" w:author="Juan Estrella" w:date="2023-12-18T21:46:00Z"/>
        </w:rPr>
      </w:pPr>
      <w:r>
        <w:t xml:space="preserve">Testing auditing </w:t>
      </w:r>
      <w:del w:id="1" w:author="Juan Estrella" w:date="2023-12-18T21:46:00Z">
        <w:r w:rsidDel="00257193">
          <w:delText>123</w:delText>
        </w:r>
      </w:del>
      <w:ins w:id="2" w:author="Juan Estrella" w:date="2023-12-18T21:46:00Z">
        <w:r w:rsidR="00257193">
          <w:t>456</w:t>
        </w:r>
      </w:ins>
      <w:r>
        <w:t>.</w:t>
      </w:r>
    </w:p>
    <w:p w14:paraId="2493E9E5" w14:textId="77777777" w:rsidR="00257193" w:rsidRDefault="00257193">
      <w:pPr>
        <w:rPr>
          <w:ins w:id="3" w:author="Juan Estrella" w:date="2023-12-18T21:46:00Z"/>
        </w:rPr>
      </w:pPr>
    </w:p>
    <w:p w14:paraId="59FE0E5F" w14:textId="49B93ED2" w:rsidR="00257193" w:rsidRDefault="00257193">
      <w:ins w:id="4" w:author="Juan Estrella" w:date="2023-12-18T21:46:00Z">
        <w:r>
          <w:t>Welcome to the jungle.</w:t>
        </w:r>
      </w:ins>
    </w:p>
    <w:p w14:paraId="099A942D" w14:textId="77777777" w:rsidR="007B27F1" w:rsidRDefault="007B27F1"/>
    <w:sectPr w:rsidR="007B27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uan Estrella">
    <w15:presenceInfo w15:providerId="Windows Live" w15:userId="63e91d185caccf5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7F1"/>
    <w:rsid w:val="00257193"/>
    <w:rsid w:val="00577E0C"/>
    <w:rsid w:val="007B27F1"/>
    <w:rsid w:val="00E84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F31881"/>
  <w15:chartTrackingRefBased/>
  <w15:docId w15:val="{4B823FD6-FFD9-408E-92E2-FFF5261BC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577E0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38</Characters>
  <Application>Microsoft Office Word</Application>
  <DocSecurity>0</DocSecurity>
  <Lines>3</Lines>
  <Paragraphs>2</Paragraphs>
  <ScaleCrop>false</ScaleCrop>
  <Company>TIA</Company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Estrella</dc:creator>
  <cp:keywords/>
  <dc:description/>
  <cp:lastModifiedBy>Juan Estrella</cp:lastModifiedBy>
  <cp:revision>3</cp:revision>
  <dcterms:created xsi:type="dcterms:W3CDTF">2023-12-19T02:44:00Z</dcterms:created>
  <dcterms:modified xsi:type="dcterms:W3CDTF">2023-12-19T02:46:00Z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6b18f40b-6e07-488a-9797-f86cc8ba879d</vt:lpwstr>
  </property>
</Properties>
</file>